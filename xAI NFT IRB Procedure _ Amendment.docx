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514dfmtxgab" w:id="0"/>
      <w:bookmarkEnd w:id="0"/>
      <w:r w:rsidDel="00000000" w:rsidR="00000000" w:rsidRPr="00000000">
        <w:rPr>
          <w:rtl w:val="0"/>
        </w:rPr>
        <w:t xml:space="preserve">Follow-up 1: Repeated Advice–Solo Blocks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Original Design: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In the initial version of the study, participants in AI conditions (AI Advisor, xAI Advisor, and dxAI Advisor) completed a single Advice block of 20 rounds, during which they received AI predictions for NFT prices, followed by a Solo block of 5 rounds with no AI advice. This was intended to measure performance and confidence both with and without AI advice.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Updated Design: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In the revised design, we propose splitting the task into two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Advice–Solo cycles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each with fewer rounds. The new structure is: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Participants: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Randomly assigned to one of four conditions: Control, AI, xAI, dxAI (between-subjects factor: advisor type)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Task Structure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(within-subject factor: advice status, cycle, trial within block)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Block 1: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Advice (10 rounds)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Block 2: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Solo (5 rounds)</w:t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Block 3: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Advice (10 rounds)</w:t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Block 4: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Solo (5 rounds)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Control condition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Perform all trials solo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AI conditions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Receive advice (with or without explanation) during Advice blocks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Unit of observation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trial-level (each round), aggregated to blocks for summaries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lineRule="auto"/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Examine how trust, reliance on AI, and accuracy evolve over repeated exposure and removal of AI advice.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Rationale: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Splitting the task into repeated Advice–Solo cycles allows observation of temporal dynamics: persistence of trust, recalibration of reliance on AI, and retention of predictive accuracy.</w:t>
      </w:r>
    </w:p>
    <w:p w:rsidR="00000000" w:rsidDel="00000000" w:rsidP="00000000" w:rsidRDefault="00000000" w:rsidRPr="00000000" w14:paraId="0000000F">
      <w:pPr>
        <w:spacing w:after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Dependent Variables: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Weight of Advice (WoA):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Adjustment toward AI advice, [0,1].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Absolute Prediction Error (APE):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Accuracy normalized to true price.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Secondary measures: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Self-reported trust, self-reported adjustment, postTrain_perf, explanation satisfaction (xAI/dxAI).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nz4kcfoie6p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Hypotheses: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Trust Dynamics: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H1a</w:t>
      </w:r>
      <w:ins w:author="yun chaewon" w:id="0" w:date="2025-11-17T15:58:53Z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ins>
      <w:r w:rsidDel="00000000" w:rsidR="00000000" w:rsidRPr="00000000">
        <w:rPr>
          <w:rFonts w:ascii="Nova Mono" w:cs="Nova Mono" w:eastAsia="Nova Mono" w:hAnsi="Nova Mono"/>
          <w:rtl w:val="0"/>
        </w:rPr>
        <w:t xml:space="preserve">(DV: WoA): Initial trust boost (rounds 1-5 of Advice1) will replicate original finding (xAI ≥ AI &gt; Control) – replicating original H1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H1b (DV: WoA decay slope): Trust will erode faster for dxAI than other advice types – replicating original H2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Learning Transfer: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H2 (DV: APE): AI-supported conditions &lt; control during Advice blocks – replicating &amp; expanding original H3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H3 (DV: APE retention): xAI participants outperform others in Solo blocks – replicating &amp; expanding original H4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1ay02koavii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Analysis Plan: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Linear mixed-effect models (LME) for WoA: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Examine how trust in AI (behavioral reliance on advice) changes over time, across blocks and conditions.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Proposed Model:</w:t>
      </w:r>
      <w:commentRangeStart w:id="0"/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numPr>
          <w:ilvl w:val="0"/>
          <w:numId w:val="2"/>
        </w:numPr>
        <w:spacing w:after="0" w:afterAutospacing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Random effects:</w:t>
      </w:r>
    </w:p>
    <w:p w:rsidR="00000000" w:rsidDel="00000000" w:rsidP="00000000" w:rsidRDefault="00000000" w:rsidRPr="00000000" w14:paraId="0000001F">
      <w:pPr>
        <w:keepNext w:val="0"/>
        <w:keepLines w:val="0"/>
        <w:numPr>
          <w:ilvl w:val="1"/>
          <w:numId w:val="2"/>
        </w:numPr>
        <w:spacing w:after="0" w:afterAutospacing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Intercept + trial </w:t>
      </w:r>
      <w:commentRangeStart w:id="1"/>
      <w:r w:rsidDel="00000000" w:rsidR="00000000" w:rsidRPr="00000000">
        <w:rPr>
          <w:rtl w:val="0"/>
        </w:rPr>
        <w:t xml:space="preserve">slope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by participant (</w:t>
      </w:r>
      <w:commentRangeStart w:id="2"/>
      <w:r w:rsidDel="00000000" w:rsidR="00000000" w:rsidRPr="00000000">
        <w:rPr>
          <w:rtl w:val="0"/>
        </w:rPr>
        <w:t xml:space="preserve">u_i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numPr>
          <w:ilvl w:val="1"/>
          <w:numId w:val="2"/>
        </w:numPr>
        <w:spacing w:after="0" w:afterAutospacing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Intercept by NFT (u_j)</w:t>
      </w:r>
    </w:p>
    <w:p w:rsidR="00000000" w:rsidDel="00000000" w:rsidP="00000000" w:rsidRDefault="00000000" w:rsidRPr="00000000" w14:paraId="00000021">
      <w:pPr>
        <w:keepNext w:val="0"/>
        <w:keepLines w:val="0"/>
        <w:numPr>
          <w:ilvl w:val="1"/>
          <w:numId w:val="2"/>
        </w:numPr>
        <w:spacing w:after="0" w:afterAutospacing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ε_ijk​ (residual remaining error)</w:t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numPr>
          <w:ilvl w:val="0"/>
          <w:numId w:val="2"/>
        </w:numPr>
        <w:spacing w:after="0" w:afterAutospacing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Planned contrasts:</w:t>
      </w:r>
    </w:p>
    <w:p w:rsidR="00000000" w:rsidDel="00000000" w:rsidP="00000000" w:rsidRDefault="00000000" w:rsidRPr="00000000" w14:paraId="00000023">
      <w:pPr>
        <w:keepNext w:val="0"/>
        <w:keepLines w:val="0"/>
        <w:numPr>
          <w:ilvl w:val="1"/>
          <w:numId w:val="2"/>
        </w:numPr>
        <w:spacing w:after="0" w:afterAutospacing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H1a: xAI &gt; AI; dxAI &gt; AI at Block 1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1"/>
          <w:numId w:val="2"/>
        </w:numPr>
        <w:spacing w:after="0" w:afterAutospacing="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H1b: dxAI slope &lt; xAI slope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1"/>
          <w:numId w:val="2"/>
        </w:numPr>
        <w:spacing w:after="0" w:afterAutospacing="0" w:before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H2: Solo 2 APE: 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xAI &lt;= AI&lt;= dxAI) &lt;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1"/>
          <w:numId w:val="2"/>
        </w:numPr>
        <w:spacing w:after="240" w:before="0" w:lineRule="auto"/>
        <w:ind w:left="2160" w:hanging="360"/>
        <w:rPr/>
      </w:pPr>
      <w:r w:rsidDel="00000000" w:rsidR="00000000" w:rsidRPr="00000000">
        <w:rPr>
          <w:rtl w:val="0"/>
        </w:rPr>
        <w:t xml:space="preserve">H3: xAI Solo block APE &lt; other conditions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Line plot of WoA across trials/blocks by condition.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Interpretation of Interactions</w:t>
      </w:r>
    </w:p>
    <w:p w:rsidR="00000000" w:rsidDel="00000000" w:rsidP="00000000" w:rsidRDefault="00000000" w:rsidRPr="00000000" w14:paraId="00000029">
      <w:pPr>
        <w:keepNext w:val="0"/>
        <w:keepLines w:val="0"/>
        <w:numPr>
          <w:ilvl w:val="0"/>
          <w:numId w:val="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Condition × Block:</w:t>
      </w:r>
    </w:p>
    <w:p w:rsidR="00000000" w:rsidDel="00000000" w:rsidP="00000000" w:rsidRDefault="00000000" w:rsidRPr="00000000" w14:paraId="0000002A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Positive coefficient: the increase in WoA in a block is larger for that condition relative to reference.</w:t>
      </w:r>
    </w:p>
    <w:p w:rsidR="00000000" w:rsidDel="00000000" w:rsidP="00000000" w:rsidRDefault="00000000" w:rsidRPr="00000000" w14:paraId="0000002B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Negative coefficient: the increase (or maintenance) in WoA is smaller; e.g., dxAI trust decays faster than xAI over time.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Main effects of Condition:</w:t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1"/>
          <w:numId w:val="7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Tell us whether xAI or dxAI are trusted more than AI at baseline (Block 1).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Main effects of Block:</w:t>
      </w:r>
    </w:p>
    <w:p w:rsidR="00000000" w:rsidDel="00000000" w:rsidP="00000000" w:rsidRDefault="00000000" w:rsidRPr="00000000" w14:paraId="0000002F">
      <w:pPr>
        <w:keepNext w:val="0"/>
        <w:keepLines w:val="0"/>
        <w:numPr>
          <w:ilvl w:val="1"/>
          <w:numId w:val="7"/>
        </w:numPr>
        <w:spacing w:after="24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Tell us whether WoA changes across blocks for the reference condition (e.g., does trust naturally decay without interaction?)</w:t>
      </w:r>
    </w:p>
    <w:p w:rsidR="00000000" w:rsidDel="00000000" w:rsidP="00000000" w:rsidRDefault="00000000" w:rsidRPr="00000000" w14:paraId="00000030">
      <w:pPr>
        <w:keepNext w:val="0"/>
        <w:keepLines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Linear mixed-effect models (LME) for APE: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Examine accuracy differences across conditions and over time, including the retention of learning in Solo blocks.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Proposed Model</w:t>
      </w:r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Dependent variable: </w:t>
      </w:r>
      <w:r w:rsidDel="00000000" w:rsidR="00000000" w:rsidRPr="00000000">
        <w:rPr>
          <w:b w:val="1"/>
          <w:bCs w:val="1"/>
          <w:rtl w:val="0"/>
        </w:rPr>
        <w:t xml:space="preserve">APE</w:t>
      </w:r>
      <w:r w:rsidDel="00000000" w:rsidR="00000000" w:rsidRPr="00000000">
        <w:rPr>
          <w:rtl w:val="0"/>
        </w:rPr>
        <w:t xml:space="preserve"> (lower values indicate better performance).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Condition:</w:t>
      </w:r>
      <w:r w:rsidDel="00000000" w:rsidR="00000000" w:rsidRPr="00000000">
        <w:rPr>
          <w:rtl w:val="0"/>
        </w:rPr>
        <w:t xml:space="preserve"> Controls for AI advice type.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Block:</w:t>
      </w:r>
      <w:r w:rsidDel="00000000" w:rsidR="00000000" w:rsidRPr="00000000">
        <w:rPr>
          <w:rtl w:val="0"/>
        </w:rPr>
        <w:t xml:space="preserve"> Captures temporal dynamics, including Solo blocks where no advice is given.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Condition × Block:</w:t>
      </w:r>
      <w:r w:rsidDel="00000000" w:rsidR="00000000" w:rsidRPr="00000000">
        <w:rPr>
          <w:rtl w:val="0"/>
        </w:rPr>
        <w:t xml:space="preserve"> Tests whether, for example, xAI participants retain lower APE in Solo blocks (H3).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effects same as WoA model.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Interpreting coefficients: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effect of Condition: initial difference between AI types.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effect of Block: average change across blocks.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Interaction: differential change over time by condition (critical for H1b and H3).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un chaewon" w:id="1" w:date="2025-11-17T16:40:43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include a random slope for trial/block by participant?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Individuals may change trust or accuracy at different rates. Random slopes allow the model to account for this variability.</w:t>
      </w:r>
    </w:p>
  </w:comment>
  <w:comment w:author="yun chaewon" w:id="0" w:date="2025-11-17T16:41:02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include postTrainPerf?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Covariates control for pre-existing differences in understanding, reducing confounding.</w:t>
      </w:r>
    </w:p>
  </w:comment>
  <w:comment w:author="yun chaewon" w:id="2" w:date="2025-11-17T16:40:10Z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use random intercepts?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participant and NFT may start with different baseline trust or difficulty. This captures the nested structure of repeated measurements.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